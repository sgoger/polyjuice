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Compte rendu de réunion</w:t>
      </w:r>
    </w:p>
    <w:p>
      <w:r>
        <w:t xml:space="preserve">Le budget passe à </w:t>
      </w:r>
      <w:del w:id="10" w:author="Sabine Weber" w:date="2026-01-01T00:00:00.000Z">
        <w:r>
          <w:delText xml:space="preserve">10 000</w:delText>
        </w:r>
      </w:del>
      <w:ins w:id="11" w:author="Sabine Weber" w:date="2026-01-01T00:00:00.000Z">
        <w:r>
          <w:t xml:space="preserve">12 000</w:t>
        </w:r>
      </w:ins>
      <w:r>
        <w:t xml:space="preserve"> euros.</w:t>
      </w:r>
    </w:p>
    <w:p>
      <w:commentRangeStart w:id="0"/>
      <w:r>
        <w:t xml:space="preserve">Prochaine réunion le 5 mai.</w:t>
      </w:r>
      <w:commentRangeEnd w:id="0"/>
      <w:r>
        <w:commentReference w:id="0"/>
      </w:r>
      <w:commentRangeStart w:id="1"/>
      <w:commentRangeEnd w:id="1"/>
      <w:r>
        <w:commentReference w:id="1"/>
      </w:r>
    </w:p>
    <w:p>
      <w:r>
        <w:rPr>
          <w:b/>
          <w:bCs/>
          <w:rPrChange w:id="12" w:author="Emily Clarke" w:date="2026-01-01T00:00:00.000Z">
            <w:rPr>
              <w:b w:val="false"/>
              <w:bCs w:val="false"/>
            </w:rPr>
          </w:rPrChange>
        </w:rPr>
        <w:t xml:space="preserve">Point important</w:t>
      </w:r>
      <w:ins w:id="13" w:author="Emily Clarke" w:date="2026-01-01T00:00:00.000Z">
        <w:r>
          <w:t xml:space="preserve"> à suivre.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initials="KM" w:author="Klaus Müller" w:date="2026-01-01T00:00:00.000Z">
    <w:p>
      <w:r>
        <w:t xml:space="preserve">Chiffre à confirmer.</w:t>
      </w:r>
    </w:p>
  </w:comment>
  <w:comment w:id="1" w:initials="SW" w:author="Sabine Weber" w:date="2026-01-01T00:00:00.000Z">
    <w:p>
      <w:r>
        <w:t xml:space="preserve">D'accord.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Sabine Weber">
    <w15:presenceInfo w15:providerId="None" w15:userId="Sabine Weber"/>
  </w15:person>
  <w15:person w15:author="Emily Clarke">
    <w15:presenceInfo w15:providerId="None" w15:userId="Emily Clark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People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Sabine Weber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